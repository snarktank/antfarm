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for Track Changes Extraction</w:t>
      </w:r>
    </w:p>
    <w:p>
      <w:r>
        <w:t>This is the first paragraph with no changes.</w:t>
      </w:r>
    </w:p>
    <w:p>
      <w:r>
        <w:t xml:space="preserve">This paragraph has an </w:t>
      </w:r>
      <w:ins w:author="John Doe" w:date="2024-01-15T10:30:00Z" w:id="1">
        <w:r>
          <w:t>inserted text</w:t>
        </w:r>
      </w:ins>
      <w:r>
        <w:t xml:space="preserve"> in the middle.</w:t>
      </w:r>
    </w:p>
    <w:p>
      <w:r>
        <w:t xml:space="preserve">This paragraph </w:t>
      </w:r>
      <w:del w:author="Jane Smith" w:date="2024-01-16T14:20:00Z" w:id="2">
        <w:r>
          <w:delText>had deleted text</w:delText>
        </w:r>
      </w:del>
      <w:r>
        <w:t>continues here.</w:t>
      </w:r>
    </w:p>
    <w:p>
      <w:r>
        <w:t xml:space="preserve">This has </w:t>
      </w:r>
      <w:ins w:author="Bob Wilson" w:date="2024-01-17T09:00:00Z" w:id="1">
        <w:r>
          <w:t>new content</w:t>
        </w:r>
      </w:ins>
      <w:r>
        <w:t xml:space="preserve"> and </w:t>
      </w:r>
      <w:del w:author="Alice Brown" w:date="2024-01-17T09:05:00Z" w:id="2">
        <w:r>
          <w:delText>removed content</w:delText>
        </w:r>
      </w:del>
      <w:r>
        <w:t xml:space="preserve"> together.</w:t>
      </w:r>
    </w:p>
    <w:p>
      <w:r>
        <w:t>This is the final paragraph with no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